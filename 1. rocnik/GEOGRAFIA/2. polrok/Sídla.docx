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D8F" w:rsidRPr="00215764" w:rsidRDefault="00923152" w:rsidP="00FF17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sz w:val="40"/>
          <w:szCs w:val="40"/>
          <w:lang w:val="sk-SK" w:eastAsia="sk-SK"/>
        </w:rPr>
        <w:t>SÍDLA</w:t>
      </w:r>
    </w:p>
    <w:p w:rsidR="00BF2D8F" w:rsidRPr="00215764" w:rsidRDefault="00923152" w:rsidP="00BF2D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BF2D8F" w:rsidRPr="00215764" w:rsidRDefault="00923152" w:rsidP="00BF2D8F">
      <w:pPr>
        <w:pStyle w:val="Odsekzoznamu"/>
        <w:numPr>
          <w:ilvl w:val="0"/>
          <w:numId w:val="2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Osídlenie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BF2D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súbor síd</w:t>
      </w:r>
      <w:r w:rsidR="004D31AA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i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el na území, v ktorých prebiehajú základné ľudské aktivity obyvateľstva</w:t>
      </w:r>
      <w:r w:rsidR="001624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</w:p>
    <w:p w:rsidR="00BF2D8F" w:rsidRPr="00215764" w:rsidRDefault="00BF2D8F" w:rsidP="00BF2D8F">
      <w:pPr>
        <w:pStyle w:val="Odsekzoznamu"/>
        <w:numPr>
          <w:ilvl w:val="0"/>
          <w:numId w:val="2"/>
        </w:num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 xml:space="preserve">Sídlo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-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základná jednotka osídlenia,  obývané a priestorovo oddelené zoskupenie bytových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</w:p>
    <w:p w:rsidR="00BF2D8F" w:rsidRPr="00215764" w:rsidRDefault="00BF2D8F" w:rsidP="00BF2D8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 nebytových objektov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</w:p>
    <w:p w:rsidR="00BF2D8F" w:rsidRPr="00215764" w:rsidRDefault="00BF2D8F" w:rsidP="00BF2D8F">
      <w:pPr>
        <w:pStyle w:val="Odsekzoznamu"/>
        <w:numPr>
          <w:ilvl w:val="0"/>
          <w:numId w:val="3"/>
        </w:num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Obec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-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je samostatný samosprávny</w:t>
      </w:r>
      <w:r w:rsidR="007E6C2B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územný a správny celok, ktorý tvorí jedno alebo viac síd</w:t>
      </w:r>
      <w:r w:rsidR="00F616C5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i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el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                      </w:t>
      </w:r>
    </w:p>
    <w:p w:rsidR="002529A2" w:rsidRPr="00215764" w:rsidRDefault="00BF2D8F" w:rsidP="00BF2D8F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delia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sa na </w:t>
      </w: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vidiecke</w:t>
      </w:r>
      <w:r w:rsidR="00A620D1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r w:rsidR="00A620D1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obce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a </w:t>
      </w: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mestá</w:t>
      </w:r>
      <w:r w:rsidR="0016248F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.</w:t>
      </w:r>
    </w:p>
    <w:p w:rsidR="003030DF" w:rsidRPr="00215764" w:rsidRDefault="00E938EF" w:rsidP="002529A2">
      <w:pPr>
        <w:pStyle w:val="Odsekzoznamu"/>
        <w:numPr>
          <w:ilvl w:val="0"/>
          <w:numId w:val="3"/>
        </w:num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</w:pPr>
      <w:r w:rsidRPr="00215764">
        <w:rPr>
          <w:noProof/>
          <w:lang w:val="sk-SK" w:eastAsia="sk-SK"/>
        </w:rPr>
        <w:drawing>
          <wp:anchor distT="0" distB="0" distL="114300" distR="114300" simplePos="0" relativeHeight="251660288" behindDoc="0" locked="0" layoutInCell="1" allowOverlap="1" wp14:anchorId="7861C3D2" wp14:editId="59A23D6F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3676650" cy="2880360"/>
            <wp:effectExtent l="0" t="0" r="0" b="0"/>
            <wp:wrapSquare wrapText="bothSides"/>
            <wp:docPr id="7" name="Obrázok 7" descr="Focusing on World Megacities: Demographia World Urban Areas, 2021 |  Newgeograph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cusing on World Megacities: Demographia World Urban Areas, 2021 |  Newgeography.c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9A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Urbanizácia </w:t>
      </w:r>
      <w:r w:rsidR="003030DF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-</w:t>
      </w:r>
      <w:r w:rsidR="002529A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r w:rsidR="003030DF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sťahovanie sa obyvateľstva z vidieka do miest</w:t>
      </w:r>
      <w:r w:rsidR="001624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(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rast mestskej populácie</w:t>
      </w:r>
      <w:r w:rsidR="001624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).</w:t>
      </w: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</w:pPr>
      <w:r w:rsidRPr="00215764">
        <w:rPr>
          <w:noProof/>
          <w:lang w:val="sk-SK" w:eastAsia="sk-SK"/>
        </w:rPr>
        <w:drawing>
          <wp:anchor distT="0" distB="0" distL="114300" distR="114300" simplePos="0" relativeHeight="251659264" behindDoc="1" locked="0" layoutInCell="1" allowOverlap="1" wp14:anchorId="7C580561" wp14:editId="57D3629B">
            <wp:simplePos x="0" y="0"/>
            <wp:positionH relativeFrom="column">
              <wp:posOffset>167640</wp:posOffset>
            </wp:positionH>
            <wp:positionV relativeFrom="paragraph">
              <wp:posOffset>8255</wp:posOffset>
            </wp:positionV>
            <wp:extent cx="3032760" cy="3032760"/>
            <wp:effectExtent l="0" t="0" r="0" b="0"/>
            <wp:wrapSquare wrapText="bothSides"/>
            <wp:docPr id="6" name="Obrázok 6" descr="How has the world's urban population changed? | World Economic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has the world's urban population changed? | World Economic For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0DF" w:rsidRPr="00215764" w:rsidRDefault="00E938EF" w:rsidP="003030DF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</w:pPr>
      <w:r w:rsidRPr="00215764">
        <w:rPr>
          <w:noProof/>
          <w:lang w:val="sk-SK" w:eastAsia="sk-SK"/>
        </w:rPr>
        <w:drawing>
          <wp:anchor distT="0" distB="0" distL="114300" distR="114300" simplePos="0" relativeHeight="251661312" behindDoc="1" locked="0" layoutInCell="1" allowOverlap="1" wp14:anchorId="265DF40C" wp14:editId="7D68384A">
            <wp:simplePos x="0" y="0"/>
            <wp:positionH relativeFrom="column">
              <wp:posOffset>1432560</wp:posOffset>
            </wp:positionH>
            <wp:positionV relativeFrom="paragraph">
              <wp:posOffset>129540</wp:posOffset>
            </wp:positionV>
            <wp:extent cx="4437823" cy="3298190"/>
            <wp:effectExtent l="0" t="0" r="1270" b="0"/>
            <wp:wrapTight wrapText="bothSides">
              <wp:wrapPolygon edited="0">
                <wp:start x="0" y="0"/>
                <wp:lineTo x="0" y="21459"/>
                <wp:lineTo x="21513" y="21459"/>
                <wp:lineTo x="21513" y="0"/>
                <wp:lineTo x="0" y="0"/>
              </wp:wrapPolygon>
            </wp:wrapTight>
            <wp:docPr id="8" name="Obrázok 8" descr="Urbanization by continent 2022 |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rbanization by continent 2022 | Statis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23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</w:pPr>
    </w:p>
    <w:p w:rsidR="00BF2D8F" w:rsidRPr="00215764" w:rsidRDefault="00923152" w:rsidP="003030DF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br/>
      </w: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3030DF" w:rsidRPr="00215764" w:rsidRDefault="003030D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E938EF" w:rsidRPr="00215764" w:rsidRDefault="00E938EF" w:rsidP="003030D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E938EF" w:rsidRPr="00215764" w:rsidRDefault="00923152" w:rsidP="003030DF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lastRenderedPageBreak/>
        <w:br/>
        <w:t> 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383E30" w:rsidRPr="00215764" w:rsidRDefault="00C84D3C" w:rsidP="00383E30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V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idiecka obec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(starší pojem dedina) – je sídlo alebo zoskupenie sídel s malým počtom obyvateľov prevažne do 2000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</w:t>
      </w: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d</w:t>
      </w:r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ominujú funkcie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: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poľnohospodárska, rekreačná</w:t>
      </w:r>
      <w:r w:rsidR="001624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obytná</w:t>
      </w:r>
      <w:r w:rsidR="0016248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 C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harakteristická je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nízka vidiecka zástavba.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="00923152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>Základné</w:t>
      </w:r>
      <w:r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 xml:space="preserve"> typy vidieckych síd</w:t>
      </w:r>
      <w:r w:rsidR="007E6C2B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>i</w:t>
      </w:r>
      <w:r w:rsidR="00923152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>el: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a)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rozptýlené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(samoty)</w:t>
      </w:r>
      <w:r w:rsidR="00383E30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typické pre Severnú a Južnú Ameriku (pralesy, horské masívy),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                 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383E30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</w:t>
      </w:r>
    </w:p>
    <w:p w:rsidR="00383E30" w:rsidRPr="00215764" w:rsidRDefault="00383E30" w:rsidP="00383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 xml:space="preserve">                                 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na Slovensku – </w:t>
      </w:r>
      <w:r w:rsid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L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azy, </w:t>
      </w:r>
      <w:r w:rsid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K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opanice, </w:t>
      </w:r>
      <w:proofErr w:type="spellStart"/>
      <w:r w:rsid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R</w:t>
      </w:r>
      <w:r w:rsidR="008434A5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le</w:t>
      </w:r>
      <w:proofErr w:type="spellEnd"/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</w:t>
      </w:r>
      <w:r w:rsid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Š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tále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</w:t>
      </w:r>
    </w:p>
    <w:p w:rsidR="00383E30" w:rsidRPr="00215764" w:rsidRDefault="00383E30" w:rsidP="00383E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b</w:t>
      </w:r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)</w:t>
      </w:r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skupinové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 hromadnou zástavbou, najčastejšie vznikli pri  cestách, riekach, potokoch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                                   </w:t>
      </w:r>
    </w:p>
    <w:p w:rsidR="00CC222F" w:rsidRPr="00215764" w:rsidRDefault="00383E30" w:rsidP="00383E30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            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m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ajú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spravidla kompaktnú celistvú zástavbu, centrálnu časť (kostol</w:t>
      </w:r>
      <w:r w:rsid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;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ob</w:t>
      </w:r>
      <w:bookmarkStart w:id="0" w:name="_GoBack"/>
      <w:bookmarkEnd w:id="0"/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ecný úrad)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  <w:t> 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923152" w:rsidRPr="00215764" w:rsidRDefault="00923152" w:rsidP="000461B8">
      <w:pPr>
        <w:spacing w:after="0" w:line="360" w:lineRule="auto"/>
        <w:ind w:left="357"/>
        <w:rPr>
          <w:ins w:id="1" w:author="Unknown"/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Mesto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sídlo alebo zoskupenie sídiel, ktorého počet obyvateľov sa pohybuje v rozpätí prevažne 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od 2000 do 100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000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c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harakteristická je koncentrácia výrobných a nevýrobných aktivít, výškovou zástavbou, hustou koncentráciou obyvateľstva, infraštruktúrou, vybavenosťou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                                                </w:t>
      </w:r>
      <w:r w:rsidR="003030DF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najstaršie mestá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vznikli v  oblasti Blízkeho východu, Indi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Čín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y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- </w:t>
      </w:r>
      <w:r w:rsidR="003030DF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Jericho, </w:t>
      </w:r>
      <w:proofErr w:type="spellStart"/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Memfis</w:t>
      </w:r>
      <w:proofErr w:type="spellEnd"/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Babylon, </w:t>
      </w:r>
      <w:proofErr w:type="spellStart"/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Ur</w:t>
      </w:r>
      <w:proofErr w:type="spellEnd"/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</w:t>
      </w:r>
      <w:r w:rsidR="003030D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CC222F" w:rsidRPr="00215764" w:rsidRDefault="00923152" w:rsidP="00CC222F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Veľkomesto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CC222F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mesto s počtom obyvateľov vyšším ako 100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 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000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CC222F" w:rsidRPr="00215764" w:rsidRDefault="00CC222F" w:rsidP="00CC222F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etropola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veľkomesto, ku ktorému spáduje určité väčšie zázemie, pre ktoré predstavuje riadiace centrum, je sídlom centrálnych inštitúcií a orgánov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d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elíme ich na svetové (Tokio, Londýn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 New York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), kontinentálne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štátne (hlavné me</w:t>
      </w:r>
      <w:r w:rsidR="00261477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tá štátov)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CC222F" w:rsidRPr="00215764" w:rsidRDefault="00CC222F" w:rsidP="00CC222F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estská aglomerácia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zoskupením mesta a okolitých síd</w:t>
      </w:r>
      <w:r w:rsidR="00FD606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i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el s intenzívnymi vzájomnými väzbami, mesto vytvára s aglomerovaným územím súvislý celok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(Viedeň, Praha)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</w:p>
    <w:p w:rsidR="0004002C" w:rsidRPr="00215764" w:rsidRDefault="00CC222F" w:rsidP="00331AC0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proofErr w:type="spellStart"/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K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onurbácia</w:t>
      </w:r>
      <w:proofErr w:type="spellEnd"/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bCs/>
          <w:sz w:val="24"/>
          <w:szCs w:val="24"/>
          <w:lang w:val="sk-SK" w:eastAsia="sk-SK"/>
        </w:rPr>
        <w:t>(súmestie)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zoskupenie miest prepojených navzájom,</w:t>
      </w:r>
      <w:r w:rsidR="0004002C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ktoré prerástli do jedného súvislého zastavaného územia, napr.</w:t>
      </w:r>
      <w:r w:rsidR="00331AC0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r w:rsidR="00F5080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Horné Sliezsko</w:t>
      </w:r>
      <w:r w:rsidR="00F5080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r w:rsidR="00F5080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v Poľsku, </w:t>
      </w:r>
      <w:proofErr w:type="spellStart"/>
      <w:r w:rsidR="00331AC0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Randstad</w:t>
      </w:r>
      <w:proofErr w:type="spellEnd"/>
      <w:r w:rsidR="00331AC0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v Holandsku, Liverpool-Manchester, </w:t>
      </w:r>
    </w:p>
    <w:p w:rsidR="00F50804" w:rsidRPr="00215764" w:rsidRDefault="009F043C" w:rsidP="00CC222F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7F306ED3" wp14:editId="0018814D">
            <wp:simplePos x="0" y="0"/>
            <wp:positionH relativeFrom="margin">
              <wp:posOffset>1919273</wp:posOffset>
            </wp:positionH>
            <wp:positionV relativeFrom="paragraph">
              <wp:posOffset>613113</wp:posOffset>
            </wp:positionV>
            <wp:extent cx="816610" cy="816610"/>
            <wp:effectExtent l="0" t="0" r="2540" b="2540"/>
            <wp:wrapThrough wrapText="bothSides">
              <wp:wrapPolygon edited="0">
                <wp:start x="0" y="0"/>
                <wp:lineTo x="0" y="21163"/>
                <wp:lineTo x="21163" y="21163"/>
                <wp:lineTo x="21163" y="0"/>
                <wp:lineTo x="0" y="0"/>
              </wp:wrapPolygon>
            </wp:wrapThrough>
            <wp:docPr id="1" name="Obrázok 1" descr="Position of &quot;Blue banana&quot; area in Europe [7]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ition of &quot;Blue banana&quot; area in Europe [7]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0804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Megalo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polis</w:t>
      </w:r>
      <w:proofErr w:type="spellEnd"/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F5080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 rozsiahle územie, na ktorom sú aglomerácie, veľkomestá a mestá navzájom úzko prepojené, prípadne zrastené do jedného celku</w:t>
      </w:r>
      <w:r w:rsidR="00F5080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napr. </w:t>
      </w:r>
      <w:proofErr w:type="spellStart"/>
      <w:r w:rsidR="00F5080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Bos-Wash</w:t>
      </w:r>
      <w:proofErr w:type="spellEnd"/>
      <w:r w:rsidR="00F5080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Chi-Pitts</w:t>
      </w:r>
      <w:proofErr w:type="spellEnd"/>
      <w:r w:rsidR="00F5080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, San-San</w:t>
      </w:r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, </w:t>
      </w:r>
      <w:proofErr w:type="spellStart"/>
      <w:r w:rsidR="00923152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Tokaidó</w:t>
      </w:r>
      <w:proofErr w:type="spellEnd"/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 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</w:t>
      </w:r>
      <w:r w:rsidR="00AB17E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   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D87C9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Blue</w:t>
      </w:r>
      <w:proofErr w:type="spellEnd"/>
      <w:r w:rsidR="00D87C9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</w:t>
      </w:r>
      <w:proofErr w:type="spellStart"/>
      <w:r w:rsidR="00D87C9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banan</w:t>
      </w:r>
      <w:proofErr w:type="spellEnd"/>
      <w:r w:rsidR="00D87C94"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 xml:space="preserve"> - </w:t>
      </w:r>
      <w:r w:rsidR="00D87C94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Európa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9F043C" w:rsidRPr="00215764" w:rsidRDefault="009F043C" w:rsidP="009F043C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F50804" w:rsidRPr="00215764" w:rsidRDefault="00AB17E2" w:rsidP="00AB17E2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proofErr w:type="spellStart"/>
      <w:r w:rsidRPr="00215764">
        <w:rPr>
          <w:rFonts w:ascii="Times New Roman" w:eastAsia="Times New Roman" w:hAnsi="Times New Roman" w:cs="Times New Roman"/>
          <w:b/>
          <w:sz w:val="24"/>
          <w:szCs w:val="24"/>
          <w:lang w:val="sk-SK" w:eastAsia="sk-SK"/>
        </w:rPr>
        <w:t>Slumy</w:t>
      </w:r>
      <w:proofErr w:type="spellEnd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– okrajové časti veľkomiest s veľmi chudobnými a sociálne  slabými vrstvami obyvateľstva, </w:t>
      </w:r>
      <w:r w:rsidR="000E70E8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 nedostatočne rozvinutou infraštruktúrou, vysokou kriminalitou.(</w:t>
      </w:r>
      <w:proofErr w:type="spellStart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Kibera</w:t>
      </w:r>
      <w:proofErr w:type="spellEnd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7E6C2B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Nairobi, </w:t>
      </w:r>
      <w:proofErr w:type="spellStart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Orangi</w:t>
      </w:r>
      <w:proofErr w:type="spellEnd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7E6C2B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Karáči)</w:t>
      </w:r>
    </w:p>
    <w:p w:rsidR="00F50804" w:rsidRPr="00215764" w:rsidRDefault="00F50804" w:rsidP="00F50804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D87C94" w:rsidRPr="00215764" w:rsidRDefault="00D87C94" w:rsidP="00F50804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</w:p>
    <w:p w:rsidR="00BF7539" w:rsidRPr="00215764" w:rsidRDefault="00923152" w:rsidP="00CC222F">
      <w:pPr>
        <w:pStyle w:val="Odsekzoznamu"/>
        <w:numPr>
          <w:ilvl w:val="0"/>
          <w:numId w:val="3"/>
        </w:num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</w:pPr>
      <w:r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lastRenderedPageBreak/>
        <w:t>Funkčná štruktúra</w:t>
      </w:r>
      <w:r w:rsidR="00BF7539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 xml:space="preserve"> sídel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: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a)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monofunkčné</w:t>
      </w:r>
      <w:proofErr w:type="spellEnd"/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-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s jednou dominantnou funkciou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napr.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obytná,  rekreačn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á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,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dopravn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á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, 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b)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 polyfunkčné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- </w:t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väčšina miest, viac funkcií - administratívna, priemyselná, vzdelávacia,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kultúrna</w:t>
      </w:r>
    </w:p>
    <w:p w:rsidR="005B64F1" w:rsidRPr="00215764" w:rsidRDefault="00FF1713" w:rsidP="00FF1713">
      <w:pPr>
        <w:pStyle w:val="Odsekzoznamu"/>
        <w:numPr>
          <w:ilvl w:val="0"/>
          <w:numId w:val="3"/>
        </w:numPr>
        <w:spacing w:after="120" w:line="360" w:lineRule="auto"/>
        <w:rPr>
          <w:lang w:val="sk-SK"/>
        </w:rPr>
      </w:pPr>
      <w:r w:rsidRPr="00215764">
        <w:rPr>
          <w:noProof/>
          <w:lang w:val="sk-SK" w:eastAsia="sk-SK"/>
        </w:rPr>
        <w:drawing>
          <wp:anchor distT="0" distB="0" distL="114300" distR="114300" simplePos="0" relativeHeight="251662336" behindDoc="0" locked="0" layoutInCell="1" allowOverlap="1" wp14:anchorId="4AF40D73" wp14:editId="0FB4CDA5">
            <wp:simplePos x="0" y="0"/>
            <wp:positionH relativeFrom="margin">
              <wp:posOffset>754380</wp:posOffset>
            </wp:positionH>
            <wp:positionV relativeFrom="paragraph">
              <wp:posOffset>1570355</wp:posOffset>
            </wp:positionV>
            <wp:extent cx="5181600" cy="5711825"/>
            <wp:effectExtent l="0" t="0" r="0" b="3175"/>
            <wp:wrapSquare wrapText="bothSides"/>
            <wp:docPr id="3" name="Obrázok 3" descr="most populous c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st populous citi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539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Mor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fológia – pôdorys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b/>
          <w:bCs/>
          <w:sz w:val="24"/>
          <w:szCs w:val="24"/>
          <w:lang w:val="sk-SK" w:eastAsia="sk-SK"/>
        </w:rPr>
        <w:t>mesta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  <w:t xml:space="preserve">prezrádza historický vývoj, etapy stavebného vývoja mesta.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č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ím staršie mesto, </w:t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                                                        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tým komplikovanejší pôdorys. 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="00BF7539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a)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923152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>monogenetické</w:t>
      </w:r>
      <w:proofErr w:type="spellEnd"/>
      <w:r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 xml:space="preserve"> </w:t>
      </w:r>
      <w:r w:rsidR="00617FF6" w:rsidRPr="00215764">
        <w:rPr>
          <w:rFonts w:ascii="Times New Roman" w:eastAsia="Times New Roman" w:hAnsi="Times New Roman" w:cs="Times New Roman"/>
          <w:bCs/>
          <w:iCs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jednotná architektúra, jednorazové založenie mesta podľa jednotnej koncepcie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  <w:r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b)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proofErr w:type="spellStart"/>
      <w:r w:rsidR="00923152" w:rsidRPr="002157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sk-SK" w:eastAsia="sk-SK"/>
        </w:rPr>
        <w:t>polygenetické</w:t>
      </w:r>
      <w:proofErr w:type="spellEnd"/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-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 xml:space="preserve"> dlhodobý zložitý vývoj a výstavba v historicky oddelených etapách</w:t>
      </w:r>
      <w:r w:rsidR="00617FF6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t>.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  <w:t> </w:t>
      </w:r>
      <w:r w:rsidR="00923152" w:rsidRPr="00215764">
        <w:rPr>
          <w:rFonts w:ascii="Times New Roman" w:eastAsia="Times New Roman" w:hAnsi="Times New Roman" w:cs="Times New Roman"/>
          <w:sz w:val="24"/>
          <w:szCs w:val="24"/>
          <w:lang w:val="sk-SK" w:eastAsia="sk-SK"/>
        </w:rPr>
        <w:br/>
      </w:r>
    </w:p>
    <w:p w:rsidR="005B64F1" w:rsidRPr="00215764" w:rsidRDefault="005B64F1" w:rsidP="005B64F1">
      <w:pPr>
        <w:rPr>
          <w:lang w:val="sk-SK"/>
        </w:rPr>
      </w:pPr>
    </w:p>
    <w:p w:rsidR="005B64F1" w:rsidRPr="00215764" w:rsidRDefault="005B64F1" w:rsidP="005B64F1">
      <w:pPr>
        <w:rPr>
          <w:lang w:val="sk-SK"/>
        </w:rPr>
      </w:pPr>
    </w:p>
    <w:p w:rsidR="00202CD2" w:rsidRPr="00215764" w:rsidRDefault="005B64F1" w:rsidP="005B64F1">
      <w:pPr>
        <w:tabs>
          <w:tab w:val="left" w:pos="2930"/>
        </w:tabs>
        <w:rPr>
          <w:lang w:val="sk-SK"/>
        </w:rPr>
      </w:pPr>
      <w:r w:rsidRPr="00215764">
        <w:rPr>
          <w:lang w:val="sk-SK"/>
        </w:rPr>
        <w:tab/>
      </w:r>
    </w:p>
    <w:p w:rsidR="00380521" w:rsidRPr="00215764" w:rsidRDefault="00380521">
      <w:pPr>
        <w:rPr>
          <w:lang w:val="sk-SK"/>
        </w:rPr>
      </w:pPr>
    </w:p>
    <w:p w:rsidR="00202CD2" w:rsidRPr="00215764" w:rsidRDefault="00202CD2">
      <w:pPr>
        <w:rPr>
          <w:lang w:val="sk-SK"/>
        </w:rPr>
      </w:pPr>
    </w:p>
    <w:sectPr w:rsidR="00202CD2" w:rsidRPr="00215764" w:rsidSect="00202CD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F7715"/>
    <w:multiLevelType w:val="hybridMultilevel"/>
    <w:tmpl w:val="3F02A4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333B2"/>
    <w:multiLevelType w:val="hybridMultilevel"/>
    <w:tmpl w:val="D57EF6C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B2023"/>
    <w:multiLevelType w:val="hybridMultilevel"/>
    <w:tmpl w:val="080634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CD2"/>
    <w:rsid w:val="0004002C"/>
    <w:rsid w:val="000461B8"/>
    <w:rsid w:val="000E70E8"/>
    <w:rsid w:val="0016248F"/>
    <w:rsid w:val="00202CD2"/>
    <w:rsid w:val="00215764"/>
    <w:rsid w:val="002529A2"/>
    <w:rsid w:val="00261477"/>
    <w:rsid w:val="002674A0"/>
    <w:rsid w:val="002D05D9"/>
    <w:rsid w:val="003030DF"/>
    <w:rsid w:val="00331AC0"/>
    <w:rsid w:val="00380521"/>
    <w:rsid w:val="00383E30"/>
    <w:rsid w:val="00403B9B"/>
    <w:rsid w:val="004D31AA"/>
    <w:rsid w:val="005B64F1"/>
    <w:rsid w:val="00617FF6"/>
    <w:rsid w:val="006A1EFB"/>
    <w:rsid w:val="00773EC4"/>
    <w:rsid w:val="007E6C2B"/>
    <w:rsid w:val="008434A5"/>
    <w:rsid w:val="008D7C52"/>
    <w:rsid w:val="00923152"/>
    <w:rsid w:val="009F043C"/>
    <w:rsid w:val="00A620D1"/>
    <w:rsid w:val="00AB17E2"/>
    <w:rsid w:val="00B05900"/>
    <w:rsid w:val="00BF2D8F"/>
    <w:rsid w:val="00BF7539"/>
    <w:rsid w:val="00C84D3C"/>
    <w:rsid w:val="00CC222F"/>
    <w:rsid w:val="00D87C94"/>
    <w:rsid w:val="00DE3B1F"/>
    <w:rsid w:val="00E938EF"/>
    <w:rsid w:val="00EC3FCD"/>
    <w:rsid w:val="00F50804"/>
    <w:rsid w:val="00F616C5"/>
    <w:rsid w:val="00F87C17"/>
    <w:rsid w:val="00F909A4"/>
    <w:rsid w:val="00FB159A"/>
    <w:rsid w:val="00FD6064"/>
    <w:rsid w:val="00FF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6FBD8"/>
  <w15:chartTrackingRefBased/>
  <w15:docId w15:val="{B799EDF6-4437-4867-BA4D-81EB45AC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F2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NTB</cp:lastModifiedBy>
  <cp:revision>25</cp:revision>
  <dcterms:created xsi:type="dcterms:W3CDTF">2022-09-28T05:53:00Z</dcterms:created>
  <dcterms:modified xsi:type="dcterms:W3CDTF">2025-04-08T17:48:00Z</dcterms:modified>
</cp:coreProperties>
</file>